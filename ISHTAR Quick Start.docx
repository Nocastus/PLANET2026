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6F5F" w14:textId="4C99619D" w:rsidR="007226C1" w:rsidRPr="002F3806" w:rsidRDefault="007E4BB4">
      <w:pPr>
        <w:rPr>
          <w:b/>
          <w:bCs/>
          <w:u w:val="single"/>
        </w:rPr>
      </w:pPr>
      <w:r>
        <w:rPr>
          <w:b/>
          <w:bCs/>
          <w:u w:val="single"/>
        </w:rPr>
        <w:t>ISHTAR – Quick Start</w:t>
      </w:r>
    </w:p>
    <w:p w14:paraId="49E613EB" w14:textId="7BD3C3A3" w:rsidR="007226C1" w:rsidRDefault="007226C1">
      <w:r>
        <w:t>This short guide assumes you’ve already got ISHTAR installed and working in your DAW or as a standalone app. If not, please refer to the Installation guide.</w:t>
      </w:r>
    </w:p>
    <w:p w14:paraId="2F86309F" w14:textId="044DA241" w:rsidR="007226C1" w:rsidRDefault="007226C1">
      <w:r>
        <w:t>The very brief overview is this: ISHTAR is a cross between a digital synth (such as a Yamaha DX7) and an additive tonewheel organ (such as a Hammond).</w:t>
      </w:r>
    </w:p>
    <w:p w14:paraId="6A7EDDF9" w14:textId="6FFD6980" w:rsidR="007226C1" w:rsidRDefault="007226C1">
      <w:r>
        <w:t xml:space="preserve">It is very good at some things: pad sounds, plucked sounds, and thickeners that help glue a mix together. It easily makes sounds that fall into the organ/electric piano category but are unlike anything a real (or sampled) electromechanical instrument can produce. It is very bad at analog synth sounds. It does not sound like a Minimoog under any circumstances. </w:t>
      </w:r>
    </w:p>
    <w:p w14:paraId="1D0391B1" w14:textId="3B286DEB" w:rsidR="007226C1" w:rsidRDefault="007226C1">
      <w:r>
        <w:t xml:space="preserve">To get an idea of what it does, start with the Init Patch that opens when you first load ISHTAR into your DAW. Play and hold a note or chord. Look at the vertical sliders along the top of the window, labelled </w:t>
      </w:r>
      <w:r>
        <w:rPr>
          <w:b/>
          <w:bCs/>
        </w:rPr>
        <w:t>Drawbars</w:t>
      </w:r>
      <w:r>
        <w:t>. Try pulling the handles up or down with the mouse.</w:t>
      </w:r>
    </w:p>
    <w:p w14:paraId="05F20059" w14:textId="655ED6B8" w:rsidR="007226C1" w:rsidRDefault="007226C1">
      <w:r>
        <w:t>You should hear that moving the drawbars introduces bright overtones into the basic sound. As you move to the right through the 10 drawbars, the overtones get progressively higher. You can achieve quite fine control over the timbre of the instrument simply by adjusting these drawbars. If a drawbar is at its central (null) point, the handle is white. If it’s been moved away, it is blue.</w:t>
      </w:r>
    </w:p>
    <w:p w14:paraId="273F1B82" w14:textId="3F2AFDC7" w:rsidR="007226C1" w:rsidRDefault="007226C1">
      <w:r>
        <w:t xml:space="preserve">But these sounds are static. Perhaps you’d like to hear what it sounds like if a drawbar starts at full, reducing as the note sustains? That’s what the drawbar envelopes do. Every drawbar has its own individual envelope, shown in the zone below the drawbars. To activate the envelope move the </w:t>
      </w:r>
      <w:r>
        <w:rPr>
          <w:b/>
          <w:bCs/>
        </w:rPr>
        <w:t>Env Depth</w:t>
      </w:r>
      <w:r>
        <w:t xml:space="preserve"> slider up or down – the effective drawbar level then changes over time, following the envelope shape. You can click and drag the handles on the envelope diagram to adjust the way it changes. When you move the </w:t>
      </w:r>
      <w:r>
        <w:rPr>
          <w:b/>
          <w:bCs/>
        </w:rPr>
        <w:t>Env Depth</w:t>
      </w:r>
      <w:r>
        <w:t xml:space="preserve"> slider, the handle on the drawbar that’s affected turns red to show that it’s no longer a static value. </w:t>
      </w:r>
    </w:p>
    <w:p w14:paraId="43DB4E67" w14:textId="1B3CE8FB" w:rsidR="00E31ADA" w:rsidRDefault="00E31ADA">
      <w:r>
        <w:t xml:space="preserve">You can set different envelopes for each drawbar. Clicking on the background of the drawbar in the top </w:t>
      </w:r>
      <w:r>
        <w:rPr>
          <w:b/>
          <w:bCs/>
        </w:rPr>
        <w:t>Drawbars</w:t>
      </w:r>
      <w:r>
        <w:t xml:space="preserve"> zone changes the displayed envelope to that drawbar. The background colour of the envelope zone changes too, to match the drawbar. Try setting some drawbar envelopes, see what happens. </w:t>
      </w:r>
    </w:p>
    <w:p w14:paraId="699554A6" w14:textId="0587D7D4" w:rsidR="00405493" w:rsidRDefault="00405493">
      <w:r>
        <w:t xml:space="preserve">Or perhaps you’d like the drawbars to move cyclically? Then you can try adjusting the drawbar LFO controls, located to the right of </w:t>
      </w:r>
      <w:r>
        <w:rPr>
          <w:b/>
          <w:bCs/>
        </w:rPr>
        <w:t>Env Depth</w:t>
      </w:r>
      <w:r>
        <w:t xml:space="preserve">. You have a choice of sine, triangle, square or random patterns, and the rate can be free running or locked to the tempo of the song in your DAW. Setting a value for </w:t>
      </w:r>
      <w:r>
        <w:rPr>
          <w:b/>
          <w:bCs/>
        </w:rPr>
        <w:t>Depth</w:t>
      </w:r>
      <w:del w:id="113" w:author="Claude" w:date="2026-07-04T00:00:00Z">
        <w:r>
          <w:rPr>
            <w:b/>
            <w:bCs/>
          </w:rPr>
          <w:delText xml:space="preserve"/>
        </w:r>
      </w:del>
      <w:r>
        <w:t xml:space="preserve"> gives the </w:t>
      </w:r>
      <w:del w:id="101" w:author="Claude" w:date="2026-07-04T00:00:00Z">
        <w:r>
          <w:delText>associaed</w:delText>
        </w:r>
      </w:del>
      <w:ins w:id="102" w:author="Claude" w:date="2026-07-04T00:00:00Z">
        <w:r>
          <w:t>associated</w:t>
        </w:r>
      </w:ins>
      <w:r>
        <w:t xml:space="preserve"> drawbar handle a little ring, which pulses at the LFO rate. It’s white if free running, amber if synced. In sync mode, the DAW has to be playing for the LFO to run. </w:t>
      </w:r>
    </w:p>
    <w:p w14:paraId="51016684" w14:textId="083B468B" w:rsidR="004E4335" w:rsidRDefault="004E4335">
      <w:r>
        <w:lastRenderedPageBreak/>
        <w:t>A shortcut: Almost every knob and slider lets you double-click to return it to its null or default position. Double-click again to restore the previous value</w:t>
      </w:r>
      <w:r>
        <w:rPr>
          <w:i/>
          <w:iCs/>
        </w:rPr>
        <w:t>.</w:t>
      </w:r>
    </w:p>
    <w:p w14:paraId="60AB601E" w14:textId="437CEB8D" w:rsidR="004E4335" w:rsidRDefault="00EA22B5" w:rsidP="00EA22B5">
      <w:r>
        <w:t>Another shortcut: you've set up the envelope on one drawbar and want the same on another. Click and drag from the background of the envelope diagram to the target drawbar — the cursor changes to show you're copying, and the target column lights up in the source drawbar's colour. Drop, and the settings are copied; the display switches to the target drawbar so you can fine-tune. Dragging from the background of the LFO zone does the same for the LFO and velocity settings.</w:t>
      </w:r>
    </w:p>
    <w:p w14:paraId="77849ADA" w14:textId="43CC9BA0" w:rsidR="005270B6" w:rsidRPr="005270B6" w:rsidRDefault="005270B6" w:rsidP="005270B6">
      <w:r>
        <w:t xml:space="preserve">Before we move from the drawbar controls to the global controls, there's one more important function that needs explanation. To the right of each drawbar sit two routing buttons, labelled </w:t>
      </w:r>
      <w:r>
        <w:rPr>
          <w:b/>
          <w:bCs/>
        </w:rPr>
        <w:t>Shape</w:t>
      </w:r>
      <w:r>
        <w:t xml:space="preserve"> and </w:t>
      </w:r>
      <w:r>
        <w:rPr>
          <w:b/>
          <w:bCs/>
        </w:rPr>
        <w:t>Direct</w:t>
      </w:r>
      <w:r>
        <w:t xml:space="preserve">. </w:t>
      </w:r>
    </w:p>
    <w:p w14:paraId="35359801" w14:textId="77777777" w:rsidR="005270B6" w:rsidRPr="005270B6" w:rsidRDefault="005270B6" w:rsidP="005270B6">
      <w:r>
        <w:t xml:space="preserve">So far, every drawbar has been set to </w:t>
      </w:r>
      <w:r>
        <w:rPr>
          <w:b/>
          <w:bCs/>
        </w:rPr>
        <w:t>Shape</w:t>
      </w:r>
      <w:r>
        <w:t>. This is the more synthesizer-like mode: the drawbar feeds the Phase Distortion Function, which modulates the carrier wave. As you move along the drawbars the harmonics become much higher and more intense (too much so, you may be thinking).</w:t>
      </w:r>
    </w:p>
    <w:p w14:paraId="64152D1C" w14:textId="77777777" w:rsidR="005270B6" w:rsidRPr="005270B6" w:rsidRDefault="005270B6" w:rsidP="005270B6">
      <w:r>
        <w:t xml:space="preserve">The other routing is </w:t>
      </w:r>
      <w:r>
        <w:rPr>
          <w:b/>
          <w:bCs/>
        </w:rPr>
        <w:t>Direct</w:t>
      </w:r>
      <w:r>
        <w:t xml:space="preserve">, which feeds the drawbar straight into the synth output as a pure harmonic. Switching every drawbar to </w:t>
      </w:r>
      <w:r>
        <w:rPr>
          <w:b/>
          <w:bCs/>
        </w:rPr>
        <w:t xml:space="preserve">Direct </w:t>
      </w:r>
      <w:r>
        <w:t>approximates the action of a Hammond organ — but with envelope and LFO control over each drawbar that no real Hammond ever possessed.</w:t>
      </w:r>
    </w:p>
    <w:p w14:paraId="1B7087B5" w14:textId="43EFA5A4" w:rsidR="005270B6" w:rsidRPr="005270B6" w:rsidRDefault="005270B6" w:rsidP="005270B6">
      <w:r>
        <w:t>You can switch on either button, both, or neither. By mixing the two routings, a lot of "Organ, but not any organ I've ever heard" tones can be produced.</w:t>
      </w:r>
    </w:p>
    <w:p w14:paraId="4712D9E2" w14:textId="2A43AA17" w:rsidR="005270B6" w:rsidRDefault="005270B6" w:rsidP="005270B6">
      <w:r>
        <w:t xml:space="preserve">(A third button, </w:t>
      </w:r>
      <w:r>
        <w:rPr>
          <w:b/>
          <w:bCs/>
        </w:rPr>
        <w:t>Perc</w:t>
      </w:r>
      <w:r>
        <w:t>, appears above these two when a drawbar has an active envelope. That's covered in the full manual, but any Hammond player out there already knows what it does.)</w:t>
      </w:r>
    </w:p>
    <w:p w14:paraId="6E21E580" w14:textId="616CC01C" w:rsidR="005270B6" w:rsidRPr="005270B6" w:rsidRDefault="005270B6" w:rsidP="005270B6">
      <w:r>
        <w:t xml:space="preserve">The remaining controls are global – they act on the whole sound, not individual drawbars – and generally much simpler. Below the </w:t>
      </w:r>
      <w:r>
        <w:rPr>
          <w:b/>
          <w:bCs/>
        </w:rPr>
        <w:t>Drawbar Envelope</w:t>
      </w:r>
      <w:r>
        <w:t xml:space="preserve"> zone is the </w:t>
      </w:r>
      <w:r>
        <w:rPr>
          <w:b/>
          <w:bCs/>
        </w:rPr>
        <w:t>Amplitude Envelope</w:t>
      </w:r>
      <w:del w:id="114" w:author="Claude" w:date="2026-07-04T00:00:00Z">
        <w:r>
          <w:delText xml:space="preserve"/>
        </w:r>
      </w:del>
      <w:r>
        <w:t xml:space="preserve">, familiar from every other synth in the world. To the right we have </w:t>
      </w:r>
      <w:r>
        <w:rPr>
          <w:b/>
          <w:bCs/>
        </w:rPr>
        <w:t>Vel Ampli</w:t>
      </w:r>
      <w:r>
        <w:t xml:space="preserve"> (velocity to loudness) and </w:t>
      </w:r>
      <w:r>
        <w:rPr>
          <w:b/>
          <w:bCs/>
        </w:rPr>
        <w:t>Vel to Attk</w:t>
      </w:r>
      <w:r>
        <w:t xml:space="preserve"> (harder playing shortens the attack), </w:t>
      </w:r>
      <w:r>
        <w:rPr>
          <w:b/>
          <w:bCs/>
        </w:rPr>
        <w:t>Env Curve</w:t>
      </w:r>
      <w:r>
        <w:t xml:space="preserve"> (blends between linear and exponential on both drawbar and amplitude envelopes), </w:t>
      </w:r>
      <w:r>
        <w:rPr>
          <w:b/>
          <w:bCs/>
        </w:rPr>
        <w:t>Vintage</w:t>
      </w:r>
      <w:r>
        <w:t xml:space="preserve"> (adds per-note random detune for all those fans of old, slightly out-of-tune synthesizers) and </w:t>
      </w:r>
      <w:r>
        <w:rPr>
          <w:b/>
          <w:bCs/>
        </w:rPr>
        <w:t>Life</w:t>
      </w:r>
      <w:r>
        <w:t xml:space="preserve">, which has a long explanation in the full manual, but for now just try it to see if you like it. </w:t>
      </w:r>
    </w:p>
    <w:p w14:paraId="0C6DF2CD" w14:textId="30DA3DCB" w:rsidR="00EA22B5" w:rsidRDefault="002B7E8B" w:rsidP="005270B6">
      <w:r>
        <w:t xml:space="preserve">To the right of the whole window, starting at the top we have the waveform display, which directly reads the output from a single voice to help visualise what the drawbars are doing, then below that, two zones that control pitch: </w:t>
      </w:r>
      <w:r>
        <w:rPr>
          <w:b/>
          <w:bCs/>
        </w:rPr>
        <w:t>Vibrato</w:t>
      </w:r>
      <w:r>
        <w:t xml:space="preserve"> and </w:t>
      </w:r>
      <w:r>
        <w:rPr>
          <w:b/>
          <w:bCs/>
        </w:rPr>
        <w:t>Pitch</w:t>
      </w:r>
      <w:r>
        <w:t xml:space="preserve"> </w:t>
      </w:r>
      <w:r>
        <w:rPr>
          <w:b/>
          <w:bCs/>
        </w:rPr>
        <w:t>Envelope</w:t>
      </w:r>
      <w:r>
        <w:t xml:space="preserve">. ISHTAR uses a delayed LFO for vibrato instead of the more usual mod wheel, for </w:t>
        <w:lastRenderedPageBreak/>
        <w:t xml:space="preserve">reasons which will become apparent. </w:t>
      </w:r>
      <w:del w:id="109" w:author="Claude" w:date="2026-07-04T00:00:00Z">
        <w:r>
          <w:delText xml:space="preserve">Pitch Envelope </w:delText>
        </w:r>
      </w:del>
      <w:ins w:id="110" w:author="Claude" w:date="2026-07-04T00:00:00Z">
        <w:r>
          <w:rPr>
            <w:b/>
            <w:bCs/>
          </w:rPr>
          <w:t>Pitch Envelope</w:t>
        </w:r>
        <w:r>
          <w:t xml:space="preserve"> </w:t>
        </w:r>
      </w:ins>
      <w:r>
        <w:rPr>
          <w:b/>
          <w:bCs/>
        </w:rPr>
        <w:t>Distance</w:t>
      </w:r>
      <w:r>
        <w:t xml:space="preserve"> and </w:t>
      </w:r>
      <w:r>
        <w:rPr>
          <w:b/>
          <w:bCs/>
        </w:rPr>
        <w:t xml:space="preserve">Time </w:t>
      </w:r>
      <w:r>
        <w:t xml:space="preserve">are self-explanatory. </w:t>
      </w:r>
      <w:r>
        <w:rPr>
          <w:b/>
          <w:bCs/>
        </w:rPr>
        <w:t>Porta</w:t>
      </w:r>
      <w:r>
        <w:t xml:space="preserve"> can be either constant </w:t>
      </w:r>
      <w:r>
        <w:rPr>
          <w:b/>
          <w:bCs/>
        </w:rPr>
        <w:t>Rate</w:t>
      </w:r>
      <w:r>
        <w:t xml:space="preserve"> or constant </w:t>
      </w:r>
      <w:r>
        <w:rPr>
          <w:b/>
          <w:bCs/>
        </w:rPr>
        <w:t>Time</w:t>
      </w:r>
      <w:r>
        <w:t xml:space="preserve">. </w:t>
      </w:r>
    </w:p>
    <w:p w14:paraId="6D7671D9" w14:textId="4B42B926" w:rsidR="00BF616F" w:rsidRDefault="001B2A91" w:rsidP="005270B6">
      <w:r>
        <w:t xml:space="preserve">Next is the </w:t>
      </w:r>
      <w:r>
        <w:rPr>
          <w:b/>
          <w:bCs/>
        </w:rPr>
        <w:t>Colour</w:t>
      </w:r>
      <w:r>
        <w:t xml:space="preserve"> zone, containing two important sliders which deserve a full explanation. </w:t>
      </w:r>
    </w:p>
    <w:p w14:paraId="6DF23E53" w14:textId="4EE811CB" w:rsidR="00BF616F" w:rsidRDefault="001B2A91" w:rsidP="005270B6">
      <w:r>
        <w:rPr>
          <w:b/>
          <w:bCs/>
        </w:rPr>
        <w:t>Brilliance</w:t>
      </w:r>
      <w:r>
        <w:t xml:space="preserve"> globally scales the effect of all the drawbars. At minimum the synth output is just the bare carrier wave. At maximum it doubles the effect of every drawbar in both </w:t>
      </w:r>
      <w:del w:id="103" w:author="Claude" w:date="2026-07-04T00:00:00Z">
        <w:r>
          <w:delText>Shape and Direct</w:delText>
        </w:r>
      </w:del>
      <w:ins w:id="104" w:author="Claude" w:date="2026-07-04T00:00:00Z">
        <w:r>
          <w:rPr>
            <w:b/>
            <w:bCs/>
          </w:rPr>
          <w:t>Shape</w:t>
        </w:r>
        <w:r>
          <w:t xml:space="preserve"> and </w:t>
        </w:r>
        <w:r>
          <w:rPr>
            <w:b/>
            <w:bCs/>
          </w:rPr>
          <w:t>Direct</w:t>
        </w:r>
      </w:ins>
      <w:r>
        <w:t xml:space="preserve"> modes. By default it is controlled by the mod wheel (hence no mod wheel vibrato). This is the single most important performance tool: it allows one control to modify the sound from no harmonics at all to (possibly) crazy levels of harmonics with ungodly amounts of aliasing and digital noise. The round handle can set the central value: when the mod wheel passes through its centre point it picks that value up and increases or decreases it. Two little lines above the slider indicate when and how much the mod wheel has moved the effective brilliance away from the set value. </w:t>
      </w:r>
      <w:del w:id="115" w:author="Claude" w:date="2026-07-04T00:00:00Z">
        <w:r>
          <w:delText xml:space="preserve"/>
        </w:r>
      </w:del>
    </w:p>
    <w:p w14:paraId="16848018" w14:textId="77777777" w:rsidR="00B153CB" w:rsidRDefault="00BF616F" w:rsidP="005270B6">
      <w:r>
        <w:rPr>
          <w:b/>
          <w:bCs/>
        </w:rPr>
        <w:t>Density</w:t>
      </w:r>
      <w:r>
        <w:t xml:space="preserve"> modifies the carrier wave from a pure sine to a soft sawtooth. This allows the synth to produce a true sawtooth output using only a few drawbars set to </w:t>
      </w:r>
      <w:del w:id="105" w:author="Claude" w:date="2026-07-04T00:00:00Z">
        <w:r>
          <w:delText>Shape</w:delText>
        </w:r>
      </w:del>
      <w:ins w:id="106" w:author="Claude" w:date="2026-07-04T00:00:00Z">
        <w:r>
          <w:rPr>
            <w:b/>
            <w:bCs/>
          </w:rPr>
          <w:t>Shape</w:t>
        </w:r>
      </w:ins>
      <w:r>
        <w:t xml:space="preserve">. It can also be controlled by the mod wheel — instead of, or as well as, </w:t>
      </w:r>
      <w:del w:id="107" w:author="Claude" w:date="2026-07-04T00:00:00Z">
        <w:r>
          <w:delText>Brilliance</w:delText>
        </w:r>
      </w:del>
      <w:ins w:id="108" w:author="Claude" w:date="2026-07-04T00:00:00Z">
        <w:r>
          <w:rPr>
            <w:b/>
            <w:bCs/>
          </w:rPr>
          <w:t>Brilliance</w:t>
        </w:r>
      </w:ins>
      <w:r>
        <w:t xml:space="preserve"> — using the </w:t>
      </w:r>
      <w:r>
        <w:rPr>
          <w:b/>
          <w:bCs/>
        </w:rPr>
        <w:t>MW</w:t>
      </w:r>
      <w:r>
        <w:t xml:space="preserve"> buttons to the right of the sliders. The adjacent triangle button reverses the wheel's direction for that slider.</w:t>
      </w:r>
    </w:p>
    <w:p w14:paraId="17137215" w14:textId="27BEE48B" w:rsidR="001B2A91" w:rsidRPr="00B153CB" w:rsidRDefault="00B153CB" w:rsidP="005270B6">
      <w:r>
        <w:t xml:space="preserve">Below the </w:t>
      </w:r>
      <w:r>
        <w:rPr>
          <w:b/>
          <w:bCs/>
        </w:rPr>
        <w:t xml:space="preserve">Colour </w:t>
      </w:r>
      <w:r>
        <w:t xml:space="preserve">zone is the </w:t>
      </w:r>
      <w:r>
        <w:rPr>
          <w:b/>
          <w:bCs/>
        </w:rPr>
        <w:t>Effects</w:t>
      </w:r>
      <w:r>
        <w:t xml:space="preserve"> zone. This has five controls governing three effects. </w:t>
      </w:r>
      <w:r>
        <w:rPr>
          <w:b/>
          <w:bCs/>
        </w:rPr>
        <w:t>Spread</w:t>
      </w:r>
      <w:r>
        <w:t xml:space="preserve"> and</w:t>
      </w:r>
      <w:r>
        <w:rPr>
          <w:b/>
          <w:bCs/>
        </w:rPr>
        <w:t xml:space="preserve"> Mix </w:t>
      </w:r>
      <w:r>
        <w:t xml:space="preserve">add a stereo dual detune. </w:t>
      </w:r>
      <w:r>
        <w:rPr>
          <w:b/>
          <w:bCs/>
        </w:rPr>
        <w:t>Spread</w:t>
      </w:r>
      <w:r>
        <w:t xml:space="preserve"> is the pitch offset of the left and right outputs, </w:t>
      </w:r>
      <w:r>
        <w:rPr>
          <w:b/>
          <w:bCs/>
        </w:rPr>
        <w:t>Mix</w:t>
      </w:r>
      <w:r>
        <w:t xml:space="preserve"> is the wet/ dry blend. </w:t>
      </w:r>
      <w:r>
        <w:rPr>
          <w:b/>
          <w:bCs/>
        </w:rPr>
        <w:t>Warmth </w:t>
      </w:r>
      <w:r>
        <w:t xml:space="preserve">adds a low-frequency boost that grows across its whole travel, and additionally fades in some tape-saturation distortion above the mid-point. </w:t>
      </w:r>
      <w:r>
        <w:rPr>
          <w:b/>
          <w:bCs/>
        </w:rPr>
        <w:t>Punch</w:t>
      </w:r>
      <w:r>
        <w:t xml:space="preserve"> adds full-band compression plus, above the mid-point, an upper-mid EQ boost at a frequency set by </w:t>
      </w:r>
      <w:r>
        <w:rPr>
          <w:b/>
          <w:bCs/>
        </w:rPr>
        <w:t>Freq</w:t>
      </w:r>
      <w:r>
        <w:t>.</w:t>
      </w:r>
    </w:p>
    <w:p w14:paraId="5457135F" w14:textId="57EC90EB" w:rsidR="001B2A91" w:rsidRDefault="00C930F8" w:rsidP="005270B6">
      <w:r>
        <w:t xml:space="preserve">The bar at the bottom of the window contains the patch </w:t>
      </w:r>
      <w:r>
        <w:rPr>
          <w:b/>
          <w:bCs/>
        </w:rPr>
        <w:t>Load</w:t>
      </w:r>
      <w:r>
        <w:t xml:space="preserve"> and </w:t>
      </w:r>
      <w:r>
        <w:rPr>
          <w:b/>
          <w:bCs/>
        </w:rPr>
        <w:t>Save</w:t>
      </w:r>
      <w:r>
        <w:t xml:space="preserve"> buttons at the left side, followed by fields showing the patch name and a hopefully helpful verbal description. Next is a field labelled </w:t>
      </w:r>
      <w:r>
        <w:rPr>
          <w:b/>
          <w:bCs/>
        </w:rPr>
        <w:t>Trans</w:t>
      </w:r>
      <w:r>
        <w:t xml:space="preserve">, which allows the synth to be transposed by up to 24 semitones in either direction. After that is a field labelled </w:t>
      </w:r>
      <w:r>
        <w:rPr>
          <w:b/>
          <w:bCs/>
        </w:rPr>
        <w:t>Stack</w:t>
      </w:r>
      <w:r>
        <w:t xml:space="preserve"> and a slider for </w:t>
      </w:r>
      <w:r>
        <w:rPr>
          <w:b/>
          <w:bCs/>
        </w:rPr>
        <w:t>Detune</w:t>
      </w:r>
      <w:r>
        <w:t xml:space="preserve">. </w:t>
      </w:r>
      <w:r>
        <w:rPr>
          <w:b/>
          <w:bCs/>
        </w:rPr>
        <w:t>Stack</w:t>
      </w:r>
      <w:r>
        <w:t xml:space="preserve"> allows each note to be played by 1 voice (the default) or 2, 3 or 4 voices slightly detuned from each other, at the cost of reduced polyphony. Finally there’s the main output </w:t>
      </w:r>
      <w:r>
        <w:rPr>
          <w:b/>
          <w:bCs/>
        </w:rPr>
        <w:t xml:space="preserve">Volume </w:t>
      </w:r>
      <w:r>
        <w:t xml:space="preserve">control, which incorporates an output level guide – green is fine, amber means the level is over 70% of maximum, red is at the point of distortion (it holds for a few seconds so brief peaks aren't missed). ISHTAR does not adjust the audio output level to compensate for the number of notes playing: it is up to the user to check that the output level is not so hot that it distorts the DAW master output. </w:t>
      </w:r>
    </w:p>
    <w:p w14:paraId="279AD10D" w14:textId="7A1E0502" w:rsidR="001B2A91" w:rsidRPr="00EA22B5" w:rsidRDefault="007A6B1D" w:rsidP="005270B6">
      <w:r>
        <w:t xml:space="preserve">And that is all you need to know to get at more than 90% of ISHTAR’s functionality. What you don’t know really </w:t>
      </w:r>
      <w:del w:id="111" w:author="Claude" w:date="2026-07-04T00:00:00Z">
        <w:r>
          <w:delText>aint</w:delText>
        </w:r>
      </w:del>
      <w:ins w:id="112" w:author="Claude" w:date="2026-07-04T00:00:00Z">
        <w:r>
          <w:t>ain’t</w:t>
        </w:r>
      </w:ins>
      <w:r>
        <w:t xml:space="preserve"> worth knowing. Go and experiment, see if this way of thinking about synthesis suits you like it does me! </w:t>
      </w:r>
      <w:del w:id="116" w:author="Claude" w:date="2026-07-04T00:00:00Z">
        <w:r>
          <w:delText xml:space="preserve"/>
        </w:r>
      </w:del>
      <w:r>
        <w:t>Best wishes, love your music, Gerard Johnson</w:t>
      </w:r>
    </w:p>
    <w:sectPr w:rsidR="001B2A91" w:rsidRPr="00EA2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C1"/>
    <w:rsid w:val="001B2A91"/>
    <w:rsid w:val="002B7E8B"/>
    <w:rsid w:val="002D21A8"/>
    <w:rsid w:val="002F3806"/>
    <w:rsid w:val="00405493"/>
    <w:rsid w:val="004E4335"/>
    <w:rsid w:val="005270B6"/>
    <w:rsid w:val="007226C1"/>
    <w:rsid w:val="007A6B1D"/>
    <w:rsid w:val="007B1D27"/>
    <w:rsid w:val="007E4BB4"/>
    <w:rsid w:val="00A16269"/>
    <w:rsid w:val="00B153CB"/>
    <w:rsid w:val="00BF616F"/>
    <w:rsid w:val="00C930F8"/>
    <w:rsid w:val="00E31ADA"/>
    <w:rsid w:val="00EA22B5"/>
    <w:rsid w:val="00ED777E"/>
    <w:rsid w:val="00F00E4E"/>
    <w:rsid w:val="00F20FB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68F0"/>
  <w15:chartTrackingRefBased/>
  <w15:docId w15:val="{352F4303-07A5-4625-A653-BE8FA5F3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C1"/>
    <w:rPr>
      <w:rFonts w:eastAsiaTheme="majorEastAsia" w:cstheme="majorBidi"/>
      <w:color w:val="272727" w:themeColor="text1" w:themeTint="D8"/>
    </w:rPr>
  </w:style>
  <w:style w:type="paragraph" w:styleId="Title">
    <w:name w:val="Title"/>
    <w:basedOn w:val="Normal"/>
    <w:next w:val="Normal"/>
    <w:link w:val="TitleChar"/>
    <w:uiPriority w:val="10"/>
    <w:qFormat/>
    <w:rsid w:val="00722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C1"/>
    <w:pPr>
      <w:spacing w:before="160"/>
      <w:jc w:val="center"/>
    </w:pPr>
    <w:rPr>
      <w:i/>
      <w:iCs/>
      <w:color w:val="404040" w:themeColor="text1" w:themeTint="BF"/>
    </w:rPr>
  </w:style>
  <w:style w:type="character" w:customStyle="1" w:styleId="QuoteChar">
    <w:name w:val="Quote Char"/>
    <w:basedOn w:val="DefaultParagraphFont"/>
    <w:link w:val="Quote"/>
    <w:uiPriority w:val="29"/>
    <w:rsid w:val="007226C1"/>
    <w:rPr>
      <w:i/>
      <w:iCs/>
      <w:color w:val="404040" w:themeColor="text1" w:themeTint="BF"/>
    </w:rPr>
  </w:style>
  <w:style w:type="paragraph" w:styleId="ListParagraph">
    <w:name w:val="List Paragraph"/>
    <w:basedOn w:val="Normal"/>
    <w:uiPriority w:val="34"/>
    <w:qFormat/>
    <w:rsid w:val="007226C1"/>
    <w:pPr>
      <w:ind w:left="720"/>
      <w:contextualSpacing/>
    </w:pPr>
  </w:style>
  <w:style w:type="character" w:styleId="IntenseEmphasis">
    <w:name w:val="Intense Emphasis"/>
    <w:basedOn w:val="DefaultParagraphFont"/>
    <w:uiPriority w:val="21"/>
    <w:qFormat/>
    <w:rsid w:val="007226C1"/>
    <w:rPr>
      <w:i/>
      <w:iCs/>
      <w:color w:val="0F4761" w:themeColor="accent1" w:themeShade="BF"/>
    </w:rPr>
  </w:style>
  <w:style w:type="paragraph" w:styleId="IntenseQuote">
    <w:name w:val="Intense Quote"/>
    <w:basedOn w:val="Normal"/>
    <w:next w:val="Normal"/>
    <w:link w:val="IntenseQuoteChar"/>
    <w:uiPriority w:val="30"/>
    <w:qFormat/>
    <w:rsid w:val="00722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6C1"/>
    <w:rPr>
      <w:i/>
      <w:iCs/>
      <w:color w:val="0F4761" w:themeColor="accent1" w:themeShade="BF"/>
    </w:rPr>
  </w:style>
  <w:style w:type="character" w:styleId="IntenseReference">
    <w:name w:val="Intense Reference"/>
    <w:basedOn w:val="DefaultParagraphFont"/>
    <w:uiPriority w:val="32"/>
    <w:qFormat/>
    <w:rsid w:val="00722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3</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Johnson</dc:creator>
  <cp:keywords/>
  <dc:description/>
  <cp:lastModifiedBy>Gerard Johnson</cp:lastModifiedBy>
  <cp:revision>1</cp:revision>
  <dcterms:created xsi:type="dcterms:W3CDTF">2026-07-04T16:36:00Z</dcterms:created>
  <dcterms:modified xsi:type="dcterms:W3CDTF">2026-07-04T21:08:00Z</dcterms:modified>
</cp:coreProperties>
</file>